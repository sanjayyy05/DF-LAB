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2E61" w14:textId="77777777" w:rsidR="00A71051" w:rsidRDefault="00944C6A">
      <w:pPr>
        <w:spacing w:before="81" w:line="360" w:lineRule="auto"/>
        <w:ind w:left="11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1: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Evidence Acquisition Using </w:t>
      </w:r>
      <w:proofErr w:type="spellStart"/>
      <w:r>
        <w:rPr>
          <w:rFonts w:ascii="Times New Roman" w:eastAsia="Times New Roman" w:hAnsi="Times New Roman" w:cs="Times New Roman"/>
          <w:b/>
          <w:bCs/>
          <w:sz w:val="24"/>
          <w:szCs w:val="24"/>
        </w:rPr>
        <w:t>AccessData</w:t>
      </w:r>
      <w:proofErr w:type="spellEnd"/>
      <w:r>
        <w:rPr>
          <w:rFonts w:ascii="Times New Roman" w:eastAsia="Times New Roman" w:hAnsi="Times New Roman" w:cs="Times New Roman"/>
          <w:b/>
          <w:bCs/>
          <w:sz w:val="24"/>
          <w:szCs w:val="24"/>
        </w:rPr>
        <w:t xml:space="preserve"> FTK Imager</w:t>
      </w:r>
    </w:p>
    <w:p w14:paraId="396F0FF0"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p>
    <w:p w14:paraId="74C335B6" w14:textId="77777777" w:rsidR="00A71051" w:rsidRDefault="00A71051">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p>
    <w:p w14:paraId="7FF08AEA" w14:textId="77777777" w:rsidR="00A71051" w:rsidRDefault="00944C6A">
      <w:p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4A0E205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Forensic Toolkit or FTK is a computer forensics software product made by </w:t>
      </w:r>
      <w:proofErr w:type="spellStart"/>
      <w:r>
        <w:rPr>
          <w:rFonts w:ascii="Times New Roman" w:eastAsia="Times New Roman" w:hAnsi="Times New Roman" w:cs="Times New Roman"/>
          <w:color w:val="000000"/>
          <w:sz w:val="24"/>
          <w:szCs w:val="24"/>
        </w:rPr>
        <w:t>AccessData</w:t>
      </w:r>
      <w:proofErr w:type="spellEnd"/>
      <w:r>
        <w:rPr>
          <w:rFonts w:ascii="Times New Roman" w:eastAsia="Times New Roman" w:hAnsi="Times New Roman" w:cs="Times New Roman"/>
          <w:color w:val="000000"/>
          <w:sz w:val="24"/>
          <w:szCs w:val="24"/>
        </w:rPr>
        <w:t>. This is a Windows based commercial product. For forensic investigations, the same development team has created a free version of the commercial product with fewer functionalities. This FTK Imager tool is capable of both acquiring and analyzing computer forensic evidence.</w:t>
      </w:r>
    </w:p>
    <w:p w14:paraId="1AFB10F5"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evidence FTK Imager can acquire can be split into two main parts. They are:</w:t>
      </w:r>
    </w:p>
    <w:p w14:paraId="2CC643B3"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volatile memory</w:t>
      </w:r>
    </w:p>
    <w:p w14:paraId="4D1FE273"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(Hard disk)</w:t>
      </w:r>
    </w:p>
    <w:p w14:paraId="5B3F2700" w14:textId="77777777" w:rsidR="00A71051" w:rsidRDefault="00944C6A">
      <w:pPr>
        <w:pBdr>
          <w:top w:val="nil"/>
          <w:left w:val="nil"/>
          <w:bottom w:val="nil"/>
          <w:right w:val="nil"/>
          <w:between w:val="nil"/>
        </w:pBdr>
        <w:spacing w:before="126"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possible ways this tool can be used in forensics image acquisitions:</w:t>
      </w:r>
    </w:p>
    <w:p w14:paraId="20C800F2" w14:textId="77777777" w:rsidR="00A71051" w:rsidRDefault="00944C6A">
      <w:pPr>
        <w:numPr>
          <w:ilvl w:val="0"/>
          <w:numId w:val="1"/>
        </w:numPr>
        <w:pBdr>
          <w:top w:val="nil"/>
          <w:left w:val="nil"/>
          <w:bottom w:val="nil"/>
          <w:right w:val="nil"/>
          <w:between w:val="nil"/>
        </w:pBdr>
        <w:tabs>
          <w:tab w:val="left" w:pos="838"/>
          <w:tab w:val="left" w:pos="840"/>
        </w:tabs>
        <w:spacing w:before="118" w:line="360" w:lineRule="auto"/>
        <w:ind w:right="40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FTK Imager portable version in a USB pen drive or HDD and opening it directly from the evidence machine. This option is most frequently used in live data acquisition where the evidence PC/laptop is switched on.</w:t>
      </w:r>
    </w:p>
    <w:p w14:paraId="33D90481" w14:textId="77777777" w:rsidR="00A71051" w:rsidRDefault="00944C6A">
      <w:pPr>
        <w:numPr>
          <w:ilvl w:val="0"/>
          <w:numId w:val="1"/>
        </w:numPr>
        <w:pBdr>
          <w:top w:val="nil"/>
          <w:left w:val="nil"/>
          <w:bottom w:val="nil"/>
          <w:right w:val="nil"/>
          <w:between w:val="nil"/>
        </w:pBdr>
        <w:tabs>
          <w:tab w:val="left" w:pos="838"/>
          <w:tab w:val="left" w:pos="840"/>
        </w:tabs>
        <w:spacing w:line="360" w:lineRule="auto"/>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Installing FTK Imager on the investigator’s laptop.</w:t>
      </w:r>
    </w:p>
    <w:p w14:paraId="278E925F" w14:textId="77777777" w:rsidR="00A71051" w:rsidRDefault="00944C6A">
      <w:pPr>
        <w:pBdr>
          <w:top w:val="nil"/>
          <w:left w:val="nil"/>
          <w:bottom w:val="nil"/>
          <w:right w:val="nil"/>
          <w:between w:val="nil"/>
        </w:pBdr>
        <w:spacing w:line="360" w:lineRule="auto"/>
        <w:ind w:left="83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case the source disk should be mounted into the investigator’s laptop via write blocker. The write blocker prevents data being modified in the evidence source disk while providing read-only access to the investigator’s laptop. This helps to maintain the integrity of the source disk.</w:t>
      </w:r>
    </w:p>
    <w:p w14:paraId="23920142" w14:textId="77777777" w:rsidR="00A71051" w:rsidRDefault="00944C6A">
      <w:pPr>
        <w:pStyle w:val="Title"/>
        <w:spacing w:line="360" w:lineRule="auto"/>
        <w:ind w:firstLine="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Acquiring volatile memory using FTK Imager</w:t>
      </w:r>
    </w:p>
    <w:p w14:paraId="3347040A" w14:textId="77777777" w:rsidR="00A71051" w:rsidRDefault="00944C6A">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FTK Imager tool helps investigators to collect the complete volatile memory (RAM) of a computer. The following steps will show you how to do this.</w:t>
      </w:r>
    </w:p>
    <w:p w14:paraId="4672BCEA" w14:textId="77777777" w:rsidR="00A71051" w:rsidRDefault="00A71051">
      <w:pPr>
        <w:pBdr>
          <w:top w:val="nil"/>
          <w:left w:val="nil"/>
          <w:bottom w:val="nil"/>
          <w:right w:val="nil"/>
          <w:between w:val="nil"/>
        </w:pBdr>
        <w:spacing w:before="119" w:line="360" w:lineRule="auto"/>
        <w:ind w:left="119" w:right="318"/>
        <w:jc w:val="both"/>
        <w:rPr>
          <w:rFonts w:ascii="Times New Roman" w:eastAsia="Times New Roman" w:hAnsi="Times New Roman" w:cs="Times New Roman"/>
          <w:color w:val="000000"/>
          <w:sz w:val="24"/>
          <w:szCs w:val="24"/>
        </w:rPr>
      </w:pPr>
    </w:p>
    <w:p w14:paraId="3AC6293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FTK Imager and navigate to the volatile memory icon (capture memory).</w:t>
      </w:r>
    </w:p>
    <w:p w14:paraId="5F27CC0A" w14:textId="77777777" w:rsidR="00A71051" w:rsidRDefault="00A71051"/>
    <w:p w14:paraId="14CB8A28" w14:textId="77777777" w:rsidR="00A71051" w:rsidRDefault="00A71051"/>
    <w:p w14:paraId="5F7FD0EF" w14:textId="77777777" w:rsidR="00A71051" w:rsidRDefault="00A71051"/>
    <w:p w14:paraId="457F47B3" w14:textId="77777777" w:rsidR="00A71051" w:rsidRDefault="00A71051"/>
    <w:p w14:paraId="3EEE86ED" w14:textId="77777777" w:rsidR="00A71051" w:rsidRDefault="00A71051"/>
    <w:p w14:paraId="5FBB1753" w14:textId="77777777" w:rsidR="00A71051" w:rsidRDefault="00A71051"/>
    <w:p w14:paraId="277AB434" w14:textId="77777777" w:rsidR="00A71051" w:rsidRDefault="00A71051"/>
    <w:p w14:paraId="295FFBB2" w14:textId="77777777" w:rsidR="00A71051" w:rsidRDefault="00A71051"/>
    <w:p w14:paraId="6247961B" w14:textId="77777777" w:rsidR="00A71051" w:rsidRDefault="00A71051"/>
    <w:sdt>
      <w:sdtPr>
        <w:tag w:val="goog_rdk_2"/>
        <w:id w:val="78955408"/>
      </w:sdtPr>
      <w:sdtEndPr/>
      <w:sdtContent>
        <w:p w14:paraId="6F567DB8" w14:textId="77777777" w:rsidR="00A71051" w:rsidRDefault="003C7BCB">
          <w:pPr>
            <w:rPr>
              <w:ins w:id="0" w:author="SIDAGAM VAMSI CHARAN 2024-CSE" w:date="2026-07-30T06:22:00Z"/>
            </w:rPr>
          </w:pPr>
          <w:sdt>
            <w:sdtPr>
              <w:tag w:val="goog_rdk_1"/>
              <w:id w:val="-1028928193"/>
            </w:sdtPr>
            <w:sdtEndPr/>
            <w:sdtContent/>
          </w:sdt>
        </w:p>
      </w:sdtContent>
    </w:sdt>
    <w:p w14:paraId="6421FBF8" w14:textId="77777777" w:rsidR="00A71051" w:rsidRDefault="00A71051"/>
    <w:p w14:paraId="06CC4A50" w14:textId="77777777" w:rsidR="00A71051" w:rsidRDefault="00A71051">
      <w:pPr>
        <w:rPr>
          <w:rFonts w:ascii="Times New Roman" w:eastAsia="Times New Roman" w:hAnsi="Times New Roman" w:cs="Times New Roman"/>
          <w:sz w:val="24"/>
          <w:szCs w:val="24"/>
        </w:rPr>
      </w:pPr>
    </w:p>
    <w:p w14:paraId="664BA425" w14:textId="6EBC49CC" w:rsidR="00A71051"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486803C1" wp14:editId="498C1D65">
            <wp:extent cx="3937000" cy="1888490"/>
            <wp:effectExtent l="0" t="0" r="6350" b="0"/>
            <wp:docPr id="1548388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64158" name="Picture 9885641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5009" cy="1906722"/>
                    </a:xfrm>
                    <a:prstGeom prst="rect">
                      <a:avLst/>
                    </a:prstGeom>
                  </pic:spPr>
                </pic:pic>
              </a:graphicData>
            </a:graphic>
          </wp:inline>
        </w:drawing>
      </w:r>
    </w:p>
    <w:p w14:paraId="5A8F0B69" w14:textId="77777777" w:rsidR="001F3700" w:rsidRDefault="001F3700" w:rsidP="001F3700">
      <w:pPr>
        <w:tabs>
          <w:tab w:val="left" w:pos="3270"/>
        </w:tabs>
        <w:jc w:val="center"/>
        <w:rPr>
          <w:rFonts w:ascii="Times New Roman" w:eastAsia="Times New Roman" w:hAnsi="Times New Roman" w:cs="Times New Roman"/>
          <w:sz w:val="24"/>
          <w:szCs w:val="24"/>
        </w:rPr>
      </w:pPr>
    </w:p>
    <w:p w14:paraId="72384371" w14:textId="738039E3" w:rsidR="001F3700" w:rsidRDefault="001F3700" w:rsidP="001F3700">
      <w:pPr>
        <w:tabs>
          <w:tab w:val="left" w:pos="3270"/>
        </w:tabs>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1939B2C7" wp14:editId="3B2AFFB5">
            <wp:extent cx="3225800" cy="2016125"/>
            <wp:effectExtent l="0" t="0" r="0" b="3175"/>
            <wp:docPr id="748553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26247" name="Picture 12589262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9040" cy="2018150"/>
                    </a:xfrm>
                    <a:prstGeom prst="rect">
                      <a:avLst/>
                    </a:prstGeom>
                  </pic:spPr>
                </pic:pic>
              </a:graphicData>
            </a:graphic>
          </wp:inline>
        </w:drawing>
      </w:r>
    </w:p>
    <w:p w14:paraId="7EE50B69" w14:textId="77777777" w:rsidR="00A71051" w:rsidRDefault="00A71051">
      <w:pPr>
        <w:pBdr>
          <w:top w:val="nil"/>
          <w:left w:val="nil"/>
          <w:bottom w:val="nil"/>
          <w:right w:val="nil"/>
          <w:between w:val="nil"/>
        </w:pBdr>
        <w:spacing w:before="1" w:line="360" w:lineRule="auto"/>
        <w:jc w:val="both"/>
        <w:rPr>
          <w:rFonts w:ascii="Times New Roman" w:eastAsia="Times New Roman" w:hAnsi="Times New Roman" w:cs="Times New Roman"/>
          <w:color w:val="000000"/>
          <w:sz w:val="24"/>
          <w:szCs w:val="24"/>
        </w:rPr>
      </w:pPr>
    </w:p>
    <w:p w14:paraId="33F3B188"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NOTE: </w:t>
      </w:r>
      <w:r>
        <w:rPr>
          <w:rFonts w:ascii="Times New Roman" w:eastAsia="Times New Roman" w:hAnsi="Times New Roman" w:cs="Times New Roman"/>
          <w:color w:val="000000"/>
          <w:sz w:val="24"/>
          <w:szCs w:val="24"/>
        </w:rPr>
        <w:t xml:space="preserve">This tool provides options to include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and AD1 files when acquiring the volatile memory.</w:t>
      </w:r>
    </w:p>
    <w:p w14:paraId="26EE87F3" w14:textId="77777777" w:rsidR="00A71051" w:rsidRDefault="00944C6A">
      <w:pPr>
        <w:pBdr>
          <w:top w:val="nil"/>
          <w:left w:val="nil"/>
          <w:bottom w:val="nil"/>
          <w:right w:val="nil"/>
          <w:between w:val="nil"/>
        </w:pBdr>
        <w:spacing w:before="120" w:line="360" w:lineRule="auto"/>
        <w:ind w:left="119" w:right="12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Pagefile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pagefile</w:t>
      </w:r>
      <w:proofErr w:type="spellEnd"/>
      <w:r>
        <w:rPr>
          <w:rFonts w:ascii="Times New Roman" w:eastAsia="Times New Roman" w:hAnsi="Times New Roman" w:cs="Times New Roman"/>
          <w:color w:val="000000"/>
          <w:sz w:val="24"/>
          <w:szCs w:val="24"/>
        </w:rP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this file can have quite a bit of valuable data when considering the volatile memory. Therefore, it is recommended to capture and collect this file in the acquisition.</w:t>
      </w:r>
    </w:p>
    <w:p w14:paraId="27E22B14" w14:textId="77777777" w:rsidR="00A71051" w:rsidRDefault="00944C6A">
      <w:pPr>
        <w:pBdr>
          <w:top w:val="nil"/>
          <w:left w:val="nil"/>
          <w:bottom w:val="nil"/>
          <w:right w:val="nil"/>
          <w:between w:val="nil"/>
        </w:pBdr>
        <w:spacing w:before="121"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AD1 file: </w:t>
      </w:r>
      <w:r>
        <w:rPr>
          <w:rFonts w:ascii="Times New Roman" w:eastAsia="Times New Roman" w:hAnsi="Times New Roman" w:cs="Times New Roman"/>
          <w:color w:val="000000"/>
          <w:sz w:val="24"/>
          <w:szCs w:val="24"/>
        </w:rPr>
        <w:t>AD1 is the FTK imager image file. The investigator has the option to create an AD1 file for later use.</w:t>
      </w:r>
    </w:p>
    <w:p w14:paraId="2A9B61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Clicking the “capture memory” button will start acquiring the volatile memory.</w:t>
      </w:r>
    </w:p>
    <w:p w14:paraId="2602DC05" w14:textId="2B64A2FC" w:rsidR="00A71051"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ECD6328" wp14:editId="59FF88AB">
            <wp:extent cx="3124200" cy="1952473"/>
            <wp:effectExtent l="0" t="0" r="0" b="0"/>
            <wp:docPr id="11406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0368" name="Picture 1652780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3806" cy="1958476"/>
                    </a:xfrm>
                    <a:prstGeom prst="rect">
                      <a:avLst/>
                    </a:prstGeom>
                  </pic:spPr>
                </pic:pic>
              </a:graphicData>
            </a:graphic>
          </wp:inline>
        </w:drawing>
      </w:r>
    </w:p>
    <w:p w14:paraId="4F047172" w14:textId="77777777" w:rsidR="001F3700" w:rsidRDefault="001F3700" w:rsidP="001F3700">
      <w:pPr>
        <w:pBdr>
          <w:top w:val="nil"/>
          <w:left w:val="nil"/>
          <w:bottom w:val="nil"/>
          <w:right w:val="nil"/>
          <w:between w:val="nil"/>
        </w:pBdr>
        <w:spacing w:before="9" w:line="360" w:lineRule="auto"/>
        <w:jc w:val="center"/>
        <w:rPr>
          <w:rFonts w:ascii="Times New Roman" w:eastAsia="Times New Roman" w:hAnsi="Times New Roman" w:cs="Times New Roman"/>
          <w:color w:val="000000"/>
          <w:sz w:val="24"/>
          <w:szCs w:val="24"/>
        </w:rPr>
      </w:pPr>
    </w:p>
    <w:p w14:paraId="56BF85A8" w14:textId="2FEDCED6" w:rsidR="00A71051" w:rsidRDefault="00944C6A">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 Once the acquisition has completed, the destination folder will have the acquired memory with the file extension of </w:t>
      </w:r>
      <w:proofErr w:type="gramStart"/>
      <w:r>
        <w:rPr>
          <w:rFonts w:ascii="Times New Roman" w:eastAsia="Times New Roman" w:hAnsi="Times New Roman" w:cs="Times New Roman"/>
          <w:color w:val="000000"/>
          <w:sz w:val="24"/>
          <w:szCs w:val="24"/>
        </w:rPr>
        <w:t>“.mem</w:t>
      </w:r>
      <w:proofErr w:type="gramEnd"/>
      <w:r>
        <w:rPr>
          <w:rFonts w:ascii="Times New Roman" w:eastAsia="Times New Roman" w:hAnsi="Times New Roman" w:cs="Times New Roman"/>
          <w:color w:val="000000"/>
          <w:sz w:val="24"/>
          <w:szCs w:val="24"/>
        </w:rPr>
        <w:t>”.</w:t>
      </w:r>
      <w:r w:rsidR="001F3700">
        <w:rPr>
          <w:rFonts w:ascii="Times New Roman" w:eastAsia="Times New Roman" w:hAnsi="Times New Roman" w:cs="Times New Roman"/>
          <w:color w:val="000000"/>
          <w:sz w:val="24"/>
          <w:szCs w:val="24"/>
        </w:rPr>
        <w:t>\</w:t>
      </w:r>
    </w:p>
    <w:p w14:paraId="0765E25C" w14:textId="3AC04801" w:rsidR="001F3700" w:rsidRDefault="001F3700" w:rsidP="001F3700">
      <w:pPr>
        <w:pBdr>
          <w:top w:val="nil"/>
          <w:left w:val="nil"/>
          <w:bottom w:val="nil"/>
          <w:right w:val="nil"/>
          <w:between w:val="nil"/>
        </w:pBdr>
        <w:spacing w:before="213" w:line="360" w:lineRule="auto"/>
        <w:ind w:left="119" w:right="292"/>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D971252" wp14:editId="24688D40">
            <wp:extent cx="3022600" cy="2301732"/>
            <wp:effectExtent l="0" t="0" r="6350" b="3810"/>
            <wp:docPr id="1803107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3269" name="Picture 10473032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7914" cy="2321009"/>
                    </a:xfrm>
                    <a:prstGeom prst="rect">
                      <a:avLst/>
                    </a:prstGeom>
                  </pic:spPr>
                </pic:pic>
              </a:graphicData>
            </a:graphic>
          </wp:inline>
        </w:drawing>
      </w:r>
    </w:p>
    <w:p w14:paraId="0C774FB5" w14:textId="77777777" w:rsidR="00A71051" w:rsidRDefault="00A71051">
      <w:pPr>
        <w:pBdr>
          <w:top w:val="nil"/>
          <w:left w:val="nil"/>
          <w:bottom w:val="nil"/>
          <w:right w:val="nil"/>
          <w:between w:val="nil"/>
        </w:pBdr>
        <w:spacing w:before="213" w:line="360" w:lineRule="auto"/>
        <w:ind w:left="119" w:right="292"/>
        <w:jc w:val="both"/>
        <w:rPr>
          <w:rFonts w:ascii="Times New Roman" w:eastAsia="Times New Roman" w:hAnsi="Times New Roman" w:cs="Times New Roman"/>
          <w:color w:val="000000"/>
          <w:sz w:val="24"/>
          <w:szCs w:val="24"/>
        </w:rPr>
      </w:pPr>
    </w:p>
    <w:p w14:paraId="583985C7"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Acquiring non-volatile memory (Disk Image) using FTK Imager</w:t>
      </w:r>
    </w:p>
    <w:p w14:paraId="31CE17E2" w14:textId="3CB5ABC3" w:rsidR="00A71051" w:rsidRDefault="00944C6A">
      <w:pPr>
        <w:pBdr>
          <w:top w:val="nil"/>
          <w:left w:val="nil"/>
          <w:bottom w:val="nil"/>
          <w:right w:val="nil"/>
          <w:between w:val="nil"/>
        </w:pBdr>
        <w:spacing w:before="120" w:line="360" w:lineRule="auto"/>
        <w:ind w:left="119" w:right="199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previously stated, this same tool can be used to collect a disk image as well. Open FTK Imager and navigate to “Create Disk Image”.</w:t>
      </w:r>
    </w:p>
    <w:p w14:paraId="4A7704DB" w14:textId="77777777" w:rsidR="00A71051" w:rsidRDefault="00944C6A">
      <w:pPr>
        <w:pBdr>
          <w:top w:val="nil"/>
          <w:left w:val="nil"/>
          <w:bottom w:val="nil"/>
          <w:right w:val="nil"/>
          <w:between w:val="nil"/>
        </w:pBdr>
        <w:spacing w:before="107"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select the source that you need to acquire.</w:t>
      </w:r>
    </w:p>
    <w:p w14:paraId="53021189" w14:textId="4994C45C" w:rsidR="00A71051" w:rsidRDefault="001F3700" w:rsidP="00774097">
      <w:pPr>
        <w:pBdr>
          <w:top w:val="nil"/>
          <w:left w:val="nil"/>
          <w:bottom w:val="nil"/>
          <w:right w:val="nil"/>
          <w:between w:val="nil"/>
        </w:pBdr>
        <w:spacing w:before="11"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B3DDCA7" wp14:editId="0EB72DE6">
            <wp:extent cx="4104640" cy="2565400"/>
            <wp:effectExtent l="0" t="0" r="0" b="6350"/>
            <wp:docPr id="1881979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2187" name="Picture 1212172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5723" cy="2566077"/>
                    </a:xfrm>
                    <a:prstGeom prst="rect">
                      <a:avLst/>
                    </a:prstGeom>
                  </pic:spPr>
                </pic:pic>
              </a:graphicData>
            </a:graphic>
          </wp:inline>
        </w:drawing>
      </w:r>
    </w:p>
    <w:p w14:paraId="116795A8" w14:textId="77777777" w:rsidR="00A71051" w:rsidRDefault="00944C6A">
      <w:pPr>
        <w:pBdr>
          <w:top w:val="nil"/>
          <w:left w:val="nil"/>
          <w:bottom w:val="nil"/>
          <w:right w:val="nil"/>
          <w:between w:val="nil"/>
        </w:pBdr>
        <w:spacing w:before="101" w:line="360" w:lineRule="auto"/>
        <w:ind w:left="119" w:righ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FTK Imager is capable of acquiring physical drives (physical hard drives), logical drives (partitions), image files, contents of a folder, or CDs/DVDs. Investigators can connect external HDDs into the collection computer</w:t>
      </w:r>
    </w:p>
    <w:p w14:paraId="4DE4FC30" w14:textId="77777777" w:rsidR="00A71051" w:rsidRDefault="00944C6A">
      <w:pPr>
        <w:pBdr>
          <w:top w:val="nil"/>
          <w:left w:val="nil"/>
          <w:bottom w:val="nil"/>
          <w:right w:val="nil"/>
          <w:between w:val="nil"/>
        </w:pBdr>
        <w:spacing w:before="121"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via write blocker and use the “logical drive” option to select the mounted HDD as a partition. Collecting Physical Drives</w:t>
      </w:r>
    </w:p>
    <w:p w14:paraId="64AB9314" w14:textId="77777777" w:rsidR="00A71051" w:rsidRDefault="00944C6A">
      <w:pPr>
        <w:pBdr>
          <w:top w:val="nil"/>
          <w:left w:val="nil"/>
          <w:bottom w:val="nil"/>
          <w:right w:val="nil"/>
          <w:between w:val="nil"/>
        </w:pBdr>
        <w:spacing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“Physical Drive” option.</w:t>
      </w:r>
    </w:p>
    <w:p w14:paraId="253657B6"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drive you need to acquire and click “Finish”.</w:t>
      </w:r>
    </w:p>
    <w:p w14:paraId="30CF94BE" w14:textId="4366D200"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68A1CA2" w14:textId="77777777" w:rsidR="00A71051" w:rsidRDefault="00944C6A">
      <w:pPr>
        <w:pBdr>
          <w:top w:val="nil"/>
          <w:left w:val="nil"/>
          <w:bottom w:val="nil"/>
          <w:right w:val="nil"/>
          <w:between w:val="nil"/>
        </w:pBdr>
        <w:spacing w:before="58" w:line="360" w:lineRule="auto"/>
        <w:ind w:left="119" w:right="17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(dd): This is the image format most commonly used by modern analysis tools. These raw file formatted images do not contain headers, metadata, or magic values. The raw format typically includes padding for any memory ranges that were intentionally skipped (i.e., device memory) or that could not be read by the acquisition tool, which helps maintain spatial integrity (relative offsets among data).</w:t>
      </w:r>
    </w:p>
    <w:p w14:paraId="1B794400" w14:textId="77777777" w:rsidR="00A71051" w:rsidRDefault="00944C6A">
      <w:pPr>
        <w:pBdr>
          <w:top w:val="nil"/>
          <w:left w:val="nil"/>
          <w:bottom w:val="nil"/>
          <w:right w:val="nil"/>
          <w:between w:val="nil"/>
        </w:pBdr>
        <w:spacing w:before="121" w:line="360" w:lineRule="auto"/>
        <w:ind w:left="119" w:right="2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This file format is designed for Linux file systems. This format keeps the disk images as pure bitstreams with optional compression. The file consists of a standard 13-byte header followed by a series of sections. Each section includes its type string, a 64-bit offset to the next section, its 64-bit size, padding, and a CRC, in addition to actual data or comments, if applicable.</w:t>
      </w:r>
    </w:p>
    <w:p w14:paraId="163282FA" w14:textId="77777777" w:rsidR="00A71051" w:rsidRDefault="00944C6A">
      <w:pPr>
        <w:pBdr>
          <w:top w:val="nil"/>
          <w:left w:val="nil"/>
          <w:bottom w:val="nil"/>
          <w:right w:val="nil"/>
          <w:between w:val="nil"/>
        </w:pBdr>
        <w:spacing w:before="121" w:line="360" w:lineRule="auto"/>
        <w:ind w:left="119" w:right="3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E01: this format is a proprietary format developed by Guidance Software’s EnCase. This format compresses the image file. An image with this format starts with case information in the header and footer, which contains an MD5 hash of the entire bit stream. This case information contains the date and time of acquisition, examiner’s name, special notes and an optional password.</w:t>
      </w:r>
    </w:p>
    <w:p w14:paraId="2AD77588" w14:textId="77777777" w:rsidR="00A71051" w:rsidRDefault="00944C6A">
      <w:pPr>
        <w:pBdr>
          <w:top w:val="nil"/>
          <w:left w:val="nil"/>
          <w:bottom w:val="nil"/>
          <w:right w:val="nil"/>
          <w:between w:val="nil"/>
        </w:pBdr>
        <w:spacing w:before="116" w:line="360" w:lineRule="auto"/>
        <w:ind w:left="119"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AFF: Advance Forensic Format (AFF) was developed by Simson Garfinkel and Basis Technology. Its latest implementation is AFF4. The goal is to create a disk image format that does </w:t>
      </w:r>
      <w:r>
        <w:rPr>
          <w:rFonts w:ascii="Times New Roman" w:eastAsia="Times New Roman" w:hAnsi="Times New Roman" w:cs="Times New Roman"/>
          <w:color w:val="000000"/>
          <w:sz w:val="24"/>
          <w:szCs w:val="24"/>
        </w:rPr>
        <w:lastRenderedPageBreak/>
        <w:t>not lock the user into a proprietary format that may prevent them from being able to properly analyze it.</w:t>
      </w:r>
    </w:p>
    <w:p w14:paraId="26C4AB8A" w14:textId="77777777" w:rsidR="00A71051" w:rsidRDefault="00944C6A">
      <w:pPr>
        <w:pBdr>
          <w:top w:val="nil"/>
          <w:left w:val="nil"/>
          <w:bottom w:val="nil"/>
          <w:right w:val="nil"/>
          <w:between w:val="nil"/>
        </w:pBdr>
        <w:spacing w:before="120"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 enter the case details.</w:t>
      </w:r>
    </w:p>
    <w:p w14:paraId="61F58B65" w14:textId="77777777" w:rsidR="00A71051" w:rsidRDefault="00A71051">
      <w:pPr>
        <w:spacing w:line="360" w:lineRule="auto"/>
        <w:jc w:val="both"/>
        <w:rPr>
          <w:rFonts w:ascii="Times New Roman" w:eastAsia="Times New Roman" w:hAnsi="Times New Roman" w:cs="Times New Roman"/>
          <w:sz w:val="24"/>
          <w:szCs w:val="24"/>
        </w:rPr>
      </w:pPr>
    </w:p>
    <w:p w14:paraId="23F19FB9" w14:textId="4453F778" w:rsidR="00A71051" w:rsidRDefault="008D593A" w:rsidP="008D593A">
      <w:pPr>
        <w:pBdr>
          <w:top w:val="nil"/>
          <w:left w:val="nil"/>
          <w:bottom w:val="nil"/>
          <w:right w:val="nil"/>
          <w:between w:val="nil"/>
        </w:pBdr>
        <w:spacing w:line="360" w:lineRule="auto"/>
        <w:ind w:left="119"/>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4498438" wp14:editId="20071B5B">
            <wp:extent cx="3686175" cy="2303860"/>
            <wp:effectExtent l="0" t="0" r="0" b="1270"/>
            <wp:docPr id="39354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1203" name="Picture 393541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6969" cy="2310606"/>
                    </a:xfrm>
                    <a:prstGeom prst="rect">
                      <a:avLst/>
                    </a:prstGeom>
                  </pic:spPr>
                </pic:pic>
              </a:graphicData>
            </a:graphic>
          </wp:inline>
        </w:drawing>
      </w:r>
    </w:p>
    <w:p w14:paraId="0789439E"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37F3BBD9" w14:textId="77777777" w:rsidR="00A71051" w:rsidRDefault="00A71051">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333333"/>
          <w:sz w:val="24"/>
          <w:szCs w:val="24"/>
        </w:rPr>
      </w:pPr>
    </w:p>
    <w:p w14:paraId="1C7A3732" w14:textId="77777777" w:rsidR="00A71051" w:rsidRDefault="00944C6A">
      <w:pPr>
        <w:pBdr>
          <w:top w:val="nil"/>
          <w:left w:val="nil"/>
          <w:bottom w:val="nil"/>
          <w:right w:val="nil"/>
          <w:between w:val="nil"/>
        </w:pBdr>
        <w:spacing w:before="63" w:line="360" w:lineRule="auto"/>
        <w:ind w:left="119" w:right="4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Add an image destination (where the image file will be saved), image file name and fragment size.</w:t>
      </w:r>
    </w:p>
    <w:p w14:paraId="17A437F5" w14:textId="57105EEB" w:rsidR="00A71051" w:rsidRDefault="008D593A" w:rsidP="008D593A">
      <w:pPr>
        <w:pBdr>
          <w:top w:val="nil"/>
          <w:left w:val="nil"/>
          <w:bottom w:val="nil"/>
          <w:right w:val="nil"/>
          <w:between w:val="nil"/>
        </w:pBdr>
        <w:spacing w:before="10" w:line="360" w:lineRule="auto"/>
        <w:jc w:val="center"/>
        <w:rPr>
          <w:rFonts w:ascii="Times New Roman" w:eastAsia="Times New Roman" w:hAnsi="Times New Roman" w:cs="Times New Roman"/>
          <w:color w:val="000000"/>
          <w:sz w:val="24"/>
          <w:szCs w:val="24"/>
        </w:rPr>
      </w:pPr>
      <w:r w:rsidRPr="008D593A">
        <w:rPr>
          <w:noProof/>
        </w:rPr>
        <w:drawing>
          <wp:inline distT="0" distB="0" distL="0" distR="0" wp14:anchorId="44C31C82" wp14:editId="386AF324">
            <wp:extent cx="3581400" cy="2238374"/>
            <wp:effectExtent l="0" t="0" r="0" b="0"/>
            <wp:docPr id="12914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4997" name=""/>
                    <pic:cNvPicPr/>
                  </pic:nvPicPr>
                  <pic:blipFill>
                    <a:blip r:embed="rId14"/>
                    <a:stretch>
                      <a:fillRect/>
                    </a:stretch>
                  </pic:blipFill>
                  <pic:spPr>
                    <a:xfrm>
                      <a:off x="0" y="0"/>
                      <a:ext cx="3588396" cy="2242746"/>
                    </a:xfrm>
                    <a:prstGeom prst="rect">
                      <a:avLst/>
                    </a:prstGeom>
                  </pic:spPr>
                </pic:pic>
              </a:graphicData>
            </a:graphic>
          </wp:inline>
        </w:drawing>
      </w:r>
    </w:p>
    <w:p w14:paraId="12036DBA" w14:textId="77777777" w:rsidR="00A71051" w:rsidRDefault="00944C6A">
      <w:pPr>
        <w:pBdr>
          <w:top w:val="nil"/>
          <w:left w:val="nil"/>
          <w:bottom w:val="nil"/>
          <w:right w:val="nil"/>
          <w:between w:val="nil"/>
        </w:pBdr>
        <w:spacing w:before="126" w:line="360" w:lineRule="auto"/>
        <w:ind w:left="119" w:right="1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 Fragment Size (MB): this option will separate the image file into multiple images and save them in the same destination. If you need only one file instead of creating multiple fragmented images, you must set the image fragment size to “0”.</w:t>
      </w:r>
    </w:p>
    <w:p w14:paraId="28952322" w14:textId="77777777" w:rsidR="00A71051" w:rsidRDefault="00944C6A">
      <w:pPr>
        <w:pBdr>
          <w:top w:val="nil"/>
          <w:left w:val="nil"/>
          <w:bottom w:val="nil"/>
          <w:right w:val="nil"/>
          <w:between w:val="nil"/>
        </w:pBdr>
        <w:spacing w:before="121" w:line="360" w:lineRule="auto"/>
        <w:ind w:left="119" w:right="23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the “verify images after they are created” option. This will verify the hash values once the image has created. In order to ensure integrity, it is recommended to use this option. However, this will increase the time taken to acquire your evidence, especially if you’re dealing with a large disk image size.</w:t>
      </w:r>
    </w:p>
    <w:p w14:paraId="7C71896B" w14:textId="77777777" w:rsidR="00A71051" w:rsidRDefault="00A71051">
      <w:pPr>
        <w:spacing w:line="360" w:lineRule="auto"/>
        <w:jc w:val="both"/>
        <w:rPr>
          <w:rFonts w:ascii="Times New Roman" w:eastAsia="Times New Roman" w:hAnsi="Times New Roman" w:cs="Times New Roman"/>
          <w:sz w:val="24"/>
          <w:szCs w:val="24"/>
        </w:rPr>
      </w:pPr>
    </w:p>
    <w:p w14:paraId="2AB1C54F" w14:textId="66640743" w:rsidR="00A71051" w:rsidRDefault="00A71051">
      <w:pPr>
        <w:pBdr>
          <w:top w:val="nil"/>
          <w:left w:val="nil"/>
          <w:bottom w:val="nil"/>
          <w:right w:val="nil"/>
          <w:between w:val="nil"/>
        </w:pBdr>
        <w:spacing w:line="360" w:lineRule="auto"/>
        <w:ind w:left="177"/>
        <w:jc w:val="both"/>
        <w:rPr>
          <w:rFonts w:ascii="Times New Roman" w:eastAsia="Times New Roman" w:hAnsi="Times New Roman" w:cs="Times New Roman"/>
          <w:color w:val="000000"/>
          <w:sz w:val="24"/>
          <w:szCs w:val="24"/>
        </w:rPr>
      </w:pPr>
    </w:p>
    <w:p w14:paraId="00EB2FDC" w14:textId="5E94C943" w:rsidR="00A71051" w:rsidRDefault="001F3700" w:rsidP="001F3700">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CF9F5D8" wp14:editId="070627C8">
            <wp:extent cx="4124325" cy="2577703"/>
            <wp:effectExtent l="0" t="0" r="3810" b="0"/>
            <wp:docPr id="11865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0620" name="Picture 1115690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24325" cy="2577703"/>
                    </a:xfrm>
                    <a:prstGeom prst="rect">
                      <a:avLst/>
                    </a:prstGeom>
                  </pic:spPr>
                </pic:pic>
              </a:graphicData>
            </a:graphic>
          </wp:inline>
        </w:drawing>
      </w:r>
    </w:p>
    <w:p w14:paraId="5997BB53" w14:textId="77777777" w:rsidR="00A71051" w:rsidRDefault="00A71051">
      <w:pPr>
        <w:pBdr>
          <w:top w:val="nil"/>
          <w:left w:val="nil"/>
          <w:bottom w:val="nil"/>
          <w:right w:val="nil"/>
          <w:between w:val="nil"/>
        </w:pBdr>
        <w:spacing w:before="2" w:line="360" w:lineRule="auto"/>
        <w:jc w:val="both"/>
        <w:rPr>
          <w:rFonts w:ascii="Times New Roman" w:eastAsia="Times New Roman" w:hAnsi="Times New Roman" w:cs="Times New Roman"/>
          <w:color w:val="000000"/>
          <w:sz w:val="24"/>
          <w:szCs w:val="24"/>
        </w:rPr>
      </w:pPr>
    </w:p>
    <w:p w14:paraId="2CFA4608" w14:textId="79FE8038" w:rsidR="00A71051" w:rsidRDefault="00944C6A">
      <w:pPr>
        <w:pBdr>
          <w:top w:val="nil"/>
          <w:left w:val="nil"/>
          <w:bottom w:val="nil"/>
          <w:right w:val="nil"/>
          <w:between w:val="nil"/>
        </w:pBdr>
        <w:spacing w:before="6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Click “start” to start acquiring.</w:t>
      </w:r>
    </w:p>
    <w:p w14:paraId="185D6EE9" w14:textId="77777777" w:rsidR="00A71051" w:rsidRDefault="00944C6A">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Once acquiring is complete, it will create a text file including all the information it has acquired.</w:t>
      </w:r>
    </w:p>
    <w:p w14:paraId="795139F1" w14:textId="1F53DAC5" w:rsidR="0028231F" w:rsidRPr="0028231F" w:rsidRDefault="000626E2" w:rsidP="00FD3FE8">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lang w:val="en-IN"/>
        </w:rPr>
      </w:pPr>
      <w:r w:rsidRPr="000626E2">
        <w:rPr>
          <w:rFonts w:ascii="Times New Roman" w:eastAsia="Times New Roman" w:hAnsi="Times New Roman" w:cs="Times New Roman"/>
          <w:noProof/>
          <w:color w:val="000000"/>
          <w:sz w:val="24"/>
          <w:szCs w:val="24"/>
          <w:lang w:val="en-IN"/>
        </w:rPr>
        <w:drawing>
          <wp:inline distT="0" distB="0" distL="0" distR="0" wp14:anchorId="1D5C70B0" wp14:editId="2EA85860">
            <wp:extent cx="5342466" cy="2317115"/>
            <wp:effectExtent l="0" t="0" r="0" b="6985"/>
            <wp:docPr id="123716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5760" cy="2318544"/>
                    </a:xfrm>
                    <a:prstGeom prst="rect">
                      <a:avLst/>
                    </a:prstGeom>
                    <a:noFill/>
                    <a:ln>
                      <a:noFill/>
                    </a:ln>
                  </pic:spPr>
                </pic:pic>
              </a:graphicData>
            </a:graphic>
          </wp:inline>
        </w:drawing>
      </w:r>
    </w:p>
    <w:p w14:paraId="3AE4951D" w14:textId="77777777" w:rsidR="00A71051" w:rsidRDefault="00A71051" w:rsidP="00FD3FE8">
      <w:pPr>
        <w:pBdr>
          <w:top w:val="nil"/>
          <w:left w:val="nil"/>
          <w:bottom w:val="nil"/>
          <w:right w:val="nil"/>
          <w:between w:val="nil"/>
        </w:pBdr>
        <w:spacing w:before="133" w:line="360" w:lineRule="auto"/>
        <w:jc w:val="both"/>
        <w:rPr>
          <w:rFonts w:ascii="Times New Roman" w:eastAsia="Times New Roman" w:hAnsi="Times New Roman" w:cs="Times New Roman"/>
          <w:color w:val="000000"/>
          <w:sz w:val="24"/>
          <w:szCs w:val="24"/>
        </w:rPr>
      </w:pPr>
    </w:p>
    <w:p w14:paraId="6E39594B" w14:textId="313E15A1" w:rsidR="00A71051" w:rsidRPr="008450F8" w:rsidRDefault="003F7ECA" w:rsidP="008450F8">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lang w:val="en-IN"/>
        </w:rPr>
      </w:pPr>
      <w:r w:rsidRPr="003F7ECA">
        <w:rPr>
          <w:rFonts w:ascii="Times New Roman" w:eastAsia="Times New Roman" w:hAnsi="Times New Roman" w:cs="Times New Roman"/>
          <w:noProof/>
          <w:color w:val="000000"/>
          <w:sz w:val="24"/>
          <w:szCs w:val="24"/>
          <w:lang w:val="en-IN"/>
        </w:rPr>
        <w:lastRenderedPageBreak/>
        <w:drawing>
          <wp:inline distT="0" distB="0" distL="0" distR="0" wp14:anchorId="4DA164B4" wp14:editId="7C6CC5F9">
            <wp:extent cx="5384800" cy="3208020"/>
            <wp:effectExtent l="0" t="0" r="6350" b="0"/>
            <wp:docPr id="1477281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750"/>
                    <a:stretch>
                      <a:fillRect/>
                    </a:stretch>
                  </pic:blipFill>
                  <pic:spPr bwMode="auto">
                    <a:xfrm>
                      <a:off x="0" y="0"/>
                      <a:ext cx="5387510" cy="3209634"/>
                    </a:xfrm>
                    <a:prstGeom prst="rect">
                      <a:avLst/>
                    </a:prstGeom>
                    <a:noFill/>
                    <a:ln>
                      <a:noFill/>
                    </a:ln>
                    <a:extLst>
                      <a:ext uri="{53640926-AAD7-44D8-BBD7-CCE9431645EC}">
                        <a14:shadowObscured xmlns:a14="http://schemas.microsoft.com/office/drawing/2010/main"/>
                      </a:ext>
                    </a:extLst>
                  </pic:spPr>
                </pic:pic>
              </a:graphicData>
            </a:graphic>
          </wp:inline>
        </w:drawing>
      </w:r>
    </w:p>
    <w:p w14:paraId="29237155" w14:textId="77777777" w:rsidR="00A71051" w:rsidRDefault="00A71051">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p>
    <w:p w14:paraId="7A9568D4" w14:textId="072708BA" w:rsidR="001F3700" w:rsidRDefault="00944C6A" w:rsidP="00FD3FE8">
      <w:pPr>
        <w:pBdr>
          <w:top w:val="nil"/>
          <w:left w:val="nil"/>
          <w:bottom w:val="nil"/>
          <w:right w:val="nil"/>
          <w:between w:val="nil"/>
        </w:pBdr>
        <w:spacing w:before="133" w:line="360" w:lineRule="auto"/>
        <w:ind w:lef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Hash values are matched. </w:t>
      </w:r>
    </w:p>
    <w:sectPr w:rsidR="001F3700">
      <w:headerReference w:type="even" r:id="rId18"/>
      <w:headerReference w:type="default" r:id="rId19"/>
      <w:footerReference w:type="default" r:id="rId20"/>
      <w:headerReference w:type="first" r:id="rId21"/>
      <w:pgSz w:w="12240" w:h="15840"/>
      <w:pgMar w:top="1134" w:right="1340" w:bottom="280" w:left="1340" w:header="8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D15DC" w14:textId="77777777" w:rsidR="003C7BCB" w:rsidRDefault="003C7BCB">
      <w:r>
        <w:separator/>
      </w:r>
    </w:p>
  </w:endnote>
  <w:endnote w:type="continuationSeparator" w:id="0">
    <w:p w14:paraId="487F518B" w14:textId="77777777" w:rsidR="003C7BCB" w:rsidRDefault="003C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98C8614-3260-47EF-BCBE-21DD49FAF149}"/>
  </w:font>
  <w:font w:name="Calibri">
    <w:panose1 w:val="020F0502020204030204"/>
    <w:charset w:val="00"/>
    <w:family w:val="swiss"/>
    <w:pitch w:val="variable"/>
    <w:sig w:usb0="E4002EFF" w:usb1="C200247B" w:usb2="00000009" w:usb3="00000000" w:csb0="000001FF" w:csb1="00000000"/>
    <w:embedRegular r:id="rId2" w:fontKey="{B119FCC6-4805-4C86-9C82-60F23F8BEEBB}"/>
    <w:embedBold r:id="rId3" w:fontKey="{85CD6016-C5F0-4EDD-9B02-8CBE011B27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D2F52DB-EC0C-4ACB-8308-0B7313311EC9}"/>
  </w:font>
  <w:font w:name="Cambria">
    <w:panose1 w:val="02040503050406030204"/>
    <w:charset w:val="00"/>
    <w:family w:val="roman"/>
    <w:pitch w:val="variable"/>
    <w:sig w:usb0="E00006FF" w:usb1="420024FF" w:usb2="02000000" w:usb3="00000000" w:csb0="0000019F" w:csb1="00000000"/>
    <w:embedRegular r:id="rId5" w:fontKey="{426613C7-8A38-46AF-889F-77880F4378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0F32" w14:textId="77777777" w:rsidR="00A71051" w:rsidRDefault="00944C6A">
    <w:pPr>
      <w:pBdr>
        <w:top w:val="nil"/>
        <w:left w:val="nil"/>
        <w:bottom w:val="nil"/>
        <w:right w:val="nil"/>
        <w:between w:val="nil"/>
      </w:pBdr>
      <w:tabs>
        <w:tab w:val="center" w:pos="4513"/>
        <w:tab w:val="right" w:pos="9026"/>
      </w:tabs>
      <w:rPr>
        <w:color w:val="000000"/>
      </w:rPr>
    </w:pPr>
    <w:r>
      <w:rPr>
        <w:color w:val="000000"/>
      </w:rPr>
      <w:t>KARE|SoC|CSE|2024-2025|Digital Forensics|Lab|Ex.No.1</w:t>
    </w:r>
    <w:sdt>
      <w:sdtPr>
        <w:tag w:val="goog_rdk_4"/>
        <w:id w:val="-21874857"/>
      </w:sdtPr>
      <w:sdtEndPr/>
      <w:sdtContent>
        <w:ins w:id="1" w:author="SIDAGAM VAMSI CHARAN 2024-CSE" w:date="2026-08-06T06:55:00Z">
          <w:r>
            <w:rPr>
              <w:noProof/>
            </w:rPr>
            <w:drawing>
              <wp:anchor distT="0" distB="0" distL="0" distR="0" simplePos="0" relativeHeight="251656192" behindDoc="0" locked="0" layoutInCell="1" hidden="0" allowOverlap="1" wp14:anchorId="347D133F" wp14:editId="3D58395E">
                <wp:simplePos x="0" y="0"/>
                <wp:positionH relativeFrom="column">
                  <wp:posOffset>247650</wp:posOffset>
                </wp:positionH>
                <wp:positionV relativeFrom="paragraph">
                  <wp:posOffset>256242</wp:posOffset>
                </wp:positionV>
                <wp:extent cx="3985164" cy="2720340"/>
                <wp:effectExtent l="0" t="0" r="0" b="0"/>
                <wp:wrapTopAndBottom distT="0" dist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3985164" cy="2720340"/>
                        </a:xfrm>
                        <a:prstGeom prst="rect">
                          <a:avLst/>
                        </a:prstGeom>
                        <a:ln/>
                      </pic:spPr>
                    </pic:pic>
                  </a:graphicData>
                </a:graphic>
              </wp:anchor>
            </w:drawing>
          </w:r>
        </w:ins>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7B68D" w14:textId="77777777" w:rsidR="003C7BCB" w:rsidRDefault="003C7BCB">
      <w:r>
        <w:separator/>
      </w:r>
    </w:p>
  </w:footnote>
  <w:footnote w:type="continuationSeparator" w:id="0">
    <w:p w14:paraId="36C38067" w14:textId="77777777" w:rsidR="003C7BCB" w:rsidRDefault="003C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D78D" w14:textId="27BF95C8" w:rsidR="00A71051" w:rsidRDefault="00A71051">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C29C" w14:textId="7BE1E16F" w:rsidR="00A71051" w:rsidRDefault="00A71051">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708A" w14:textId="237DAF6C" w:rsidR="00A71051" w:rsidRDefault="00A7105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1E8C"/>
    <w:multiLevelType w:val="multilevel"/>
    <w:tmpl w:val="0744365E"/>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712" w:hanging="360"/>
      </w:pPr>
    </w:lvl>
    <w:lvl w:ilvl="2">
      <w:numFmt w:val="bullet"/>
      <w:lvlText w:val="•"/>
      <w:lvlJc w:val="left"/>
      <w:pPr>
        <w:ind w:left="2584" w:hanging="360"/>
      </w:pPr>
    </w:lvl>
    <w:lvl w:ilvl="3">
      <w:numFmt w:val="bullet"/>
      <w:lvlText w:val="•"/>
      <w:lvlJc w:val="left"/>
      <w:pPr>
        <w:ind w:left="3456" w:hanging="360"/>
      </w:pPr>
    </w:lvl>
    <w:lvl w:ilvl="4">
      <w:numFmt w:val="bullet"/>
      <w:lvlText w:val="•"/>
      <w:lvlJc w:val="left"/>
      <w:pPr>
        <w:ind w:left="4328" w:hanging="360"/>
      </w:pPr>
    </w:lvl>
    <w:lvl w:ilvl="5">
      <w:numFmt w:val="bullet"/>
      <w:lvlText w:val="•"/>
      <w:lvlJc w:val="left"/>
      <w:pPr>
        <w:ind w:left="5200" w:hanging="360"/>
      </w:pPr>
    </w:lvl>
    <w:lvl w:ilvl="6">
      <w:numFmt w:val="bullet"/>
      <w:lvlText w:val="•"/>
      <w:lvlJc w:val="left"/>
      <w:pPr>
        <w:ind w:left="6072" w:hanging="360"/>
      </w:pPr>
    </w:lvl>
    <w:lvl w:ilvl="7">
      <w:numFmt w:val="bullet"/>
      <w:lvlText w:val="•"/>
      <w:lvlJc w:val="left"/>
      <w:pPr>
        <w:ind w:left="6944" w:hanging="360"/>
      </w:pPr>
    </w:lvl>
    <w:lvl w:ilvl="8">
      <w:numFmt w:val="bullet"/>
      <w:lvlText w:val="•"/>
      <w:lvlJc w:val="left"/>
      <w:pPr>
        <w:ind w:left="7816" w:hanging="360"/>
      </w:pPr>
    </w:lvl>
  </w:abstractNum>
  <w:num w:numId="1" w16cid:durableId="60674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51"/>
    <w:rsid w:val="000626E2"/>
    <w:rsid w:val="00074F09"/>
    <w:rsid w:val="00125957"/>
    <w:rsid w:val="001E4921"/>
    <w:rsid w:val="001F3700"/>
    <w:rsid w:val="0028231F"/>
    <w:rsid w:val="00325973"/>
    <w:rsid w:val="0034327E"/>
    <w:rsid w:val="00371A1B"/>
    <w:rsid w:val="003C7BCB"/>
    <w:rsid w:val="003F7ECA"/>
    <w:rsid w:val="00412F59"/>
    <w:rsid w:val="0046565D"/>
    <w:rsid w:val="00593F75"/>
    <w:rsid w:val="005A2EE1"/>
    <w:rsid w:val="00701BCD"/>
    <w:rsid w:val="00774097"/>
    <w:rsid w:val="00777746"/>
    <w:rsid w:val="008450F8"/>
    <w:rsid w:val="00882C19"/>
    <w:rsid w:val="008D593A"/>
    <w:rsid w:val="00944C6A"/>
    <w:rsid w:val="00A03D18"/>
    <w:rsid w:val="00A6242D"/>
    <w:rsid w:val="00A71051"/>
    <w:rsid w:val="00B41A96"/>
    <w:rsid w:val="00C70E05"/>
    <w:rsid w:val="00D20734"/>
    <w:rsid w:val="00E21738"/>
    <w:rsid w:val="00EB0973"/>
    <w:rsid w:val="00F7118C"/>
    <w:rsid w:val="00F87295"/>
    <w:rsid w:val="00FA2C4E"/>
    <w:rsid w:val="00FD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7A8B3"/>
  <w15:docId w15:val="{018DB3CD-1524-49DC-81A7-CA9EAF1E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1"/>
      <w:ind w:left="119"/>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074F09"/>
    <w:rPr>
      <w:color w:val="0000FF" w:themeColor="hyperlink"/>
      <w:u w:val="single"/>
    </w:rPr>
  </w:style>
  <w:style w:type="character" w:styleId="UnresolvedMention">
    <w:name w:val="Unresolved Mention"/>
    <w:basedOn w:val="DefaultParagraphFont"/>
    <w:uiPriority w:val="99"/>
    <w:semiHidden/>
    <w:unhideWhenUsed/>
    <w:rsid w:val="00074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Iaz/wKiE5JRUEfUxFGhu34I9A==">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Sanjay Tadikonda</cp:lastModifiedBy>
  <cp:revision>23</cp:revision>
  <dcterms:created xsi:type="dcterms:W3CDTF">2026-08-27T04:58:00Z</dcterms:created>
  <dcterms:modified xsi:type="dcterms:W3CDTF">2026-09-09T11:16:00Z</dcterms:modified>
</cp:coreProperties>
</file>